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275" w:rsidRPr="00F2543E" w:rsidRDefault="00F2543E" w:rsidP="00F2543E">
      <w:pPr>
        <w:rPr>
          <w:lang w:val="en-US"/>
        </w:rPr>
      </w:pPr>
      <w:r w:rsidRPr="00F2543E">
        <w:rPr>
          <w:lang w:val="en-US"/>
        </w:rPr>
        <w:t>*</w:t>
      </w:r>
      <w:r>
        <w:rPr>
          <w:lang w:val="en-US"/>
        </w:rPr>
        <w:t xml:space="preserve"> </w:t>
      </w:r>
      <w:r w:rsidR="00663275" w:rsidRPr="00F2543E">
        <w:rPr>
          <w:lang w:val="en-US"/>
        </w:rPr>
        <w:t xml:space="preserve">Name:Anil </w:t>
      </w:r>
    </w:p>
    <w:p w:rsidR="00663275" w:rsidRDefault="00F2543E">
      <w:pPr>
        <w:rPr>
          <w:lang w:val="en-US"/>
        </w:rPr>
      </w:pPr>
      <w:r>
        <w:rPr>
          <w:lang w:val="en-US"/>
        </w:rPr>
        <w:t xml:space="preserve">* </w:t>
      </w:r>
      <w:r w:rsidR="00663275">
        <w:rPr>
          <w:lang w:val="en-US"/>
        </w:rPr>
        <w:t>Phone: +91 80******79</w:t>
      </w:r>
    </w:p>
    <w:p w:rsidR="00663275" w:rsidRDefault="00F2543E">
      <w:pPr>
        <w:rPr>
          <w:lang w:val="en-US"/>
        </w:rPr>
      </w:pPr>
      <w:r>
        <w:rPr>
          <w:lang w:val="en-US"/>
        </w:rPr>
        <w:t xml:space="preserve">* </w:t>
      </w:r>
      <w:r w:rsidR="00663275">
        <w:rPr>
          <w:lang w:val="en-US"/>
        </w:rPr>
        <w:t xml:space="preserve">Email: </w:t>
      </w:r>
      <w:hyperlink r:id="rId7" w:history="1">
        <w:r w:rsidR="00663275" w:rsidRPr="00455B67">
          <w:rPr>
            <w:rStyle w:val="Hyperlink"/>
            <w:lang w:val="en-US"/>
          </w:rPr>
          <w:t>anil*********@Email.com</w:t>
        </w:r>
      </w:hyperlink>
    </w:p>
    <w:p w:rsidR="00663275" w:rsidRDefault="00F2543E">
      <w:pPr>
        <w:rPr>
          <w:lang w:val="en-US"/>
        </w:rPr>
      </w:pPr>
      <w:r>
        <w:rPr>
          <w:lang w:val="en-US"/>
        </w:rPr>
        <w:t xml:space="preserve">* </w:t>
      </w:r>
      <w:r w:rsidR="00663275">
        <w:rPr>
          <w:lang w:val="en-US"/>
        </w:rPr>
        <w:t>Address: Karnataka, mysore, nanjangud</w:t>
      </w:r>
    </w:p>
    <w:p w:rsidR="00663275" w:rsidRDefault="00663275">
      <w:pPr>
        <w:rPr>
          <w:lang w:val="en-US"/>
        </w:rPr>
      </w:pPr>
    </w:p>
    <w:p w:rsidR="00663275" w:rsidRDefault="00663275">
      <w:pPr>
        <w:rPr>
          <w:lang w:val="en-US"/>
        </w:rPr>
      </w:pPr>
    </w:p>
    <w:p w:rsidR="00663275" w:rsidRDefault="00663275">
      <w:pPr>
        <w:rPr>
          <w:lang w:val="en-US"/>
        </w:rPr>
      </w:pPr>
      <w:r>
        <w:rPr>
          <w:lang w:val="en-US"/>
        </w:rPr>
        <w:t xml:space="preserve">   CARRER OBJECTIVE </w:t>
      </w:r>
    </w:p>
    <w:p w:rsidR="00663275" w:rsidRDefault="00663275">
      <w:pPr>
        <w:rPr>
          <w:lang w:val="en-US"/>
        </w:rPr>
      </w:pPr>
      <w:r>
        <w:rPr>
          <w:lang w:val="en-US"/>
        </w:rPr>
        <w:t>To odtain a positive where I can use my skills, learn new things and contribute to the success of the organization.</w:t>
      </w:r>
    </w:p>
    <w:p w:rsidR="00663275" w:rsidRDefault="00663275">
      <w:pPr>
        <w:rPr>
          <w:lang w:val="en-US"/>
        </w:rPr>
      </w:pPr>
    </w:p>
    <w:p w:rsidR="00663275" w:rsidRDefault="00663275">
      <w:pPr>
        <w:rPr>
          <w:lang w:val="en-US"/>
        </w:rPr>
      </w:pPr>
      <w:r>
        <w:rPr>
          <w:lang w:val="en-US"/>
        </w:rPr>
        <w:t xml:space="preserve">  EDUCATION </w:t>
      </w:r>
    </w:p>
    <w:p w:rsidR="00663275" w:rsidRPr="00F2543E" w:rsidRDefault="00F2543E" w:rsidP="00F2543E">
      <w:pPr>
        <w:rPr>
          <w:lang w:val="en-US"/>
        </w:rPr>
      </w:pPr>
      <w:r w:rsidRPr="00F2543E">
        <w:rPr>
          <w:lang w:val="en-US"/>
        </w:rPr>
        <w:t>*</w:t>
      </w:r>
      <w:r>
        <w:rPr>
          <w:lang w:val="en-US"/>
        </w:rPr>
        <w:t xml:space="preserve"> </w:t>
      </w:r>
      <w:r w:rsidR="00663275" w:rsidRPr="00F2543E">
        <w:rPr>
          <w:lang w:val="en-US"/>
        </w:rPr>
        <w:t xml:space="preserve">Collage: Jss polytechinc nanjangud </w:t>
      </w:r>
    </w:p>
    <w:p w:rsidR="00663275" w:rsidRDefault="00F2543E">
      <w:pPr>
        <w:rPr>
          <w:lang w:val="en-US"/>
        </w:rPr>
      </w:pPr>
      <w:r>
        <w:rPr>
          <w:lang w:val="en-US"/>
        </w:rPr>
        <w:t xml:space="preserve">* </w:t>
      </w:r>
      <w:r w:rsidR="00663275">
        <w:rPr>
          <w:lang w:val="en-US"/>
        </w:rPr>
        <w:t>Course: 1</w:t>
      </w:r>
      <w:r w:rsidR="00663275" w:rsidRPr="00663275">
        <w:rPr>
          <w:vertAlign w:val="superscript"/>
          <w:lang w:val="en-US"/>
        </w:rPr>
        <w:t>st</w:t>
      </w:r>
      <w:r w:rsidR="00663275">
        <w:rPr>
          <w:lang w:val="en-US"/>
        </w:rPr>
        <w:t xml:space="preserve"> year mechanical engineering </w:t>
      </w:r>
    </w:p>
    <w:p w:rsidR="00663275" w:rsidRDefault="00F2543E">
      <w:pPr>
        <w:rPr>
          <w:lang w:val="en-US"/>
        </w:rPr>
      </w:pPr>
      <w:r>
        <w:rPr>
          <w:lang w:val="en-US"/>
        </w:rPr>
        <w:t xml:space="preserve"> * </w:t>
      </w:r>
      <w:r w:rsidR="00663275">
        <w:rPr>
          <w:lang w:val="en-US"/>
        </w:rPr>
        <w:t xml:space="preserve">Year of joining : </w:t>
      </w:r>
      <w:r w:rsidR="00595C60">
        <w:rPr>
          <w:lang w:val="en-US"/>
        </w:rPr>
        <w:t>2026-27</w:t>
      </w:r>
    </w:p>
    <w:p w:rsidR="00595C60" w:rsidRDefault="00F2543E">
      <w:pPr>
        <w:rPr>
          <w:lang w:val="en-US"/>
        </w:rPr>
      </w:pPr>
      <w:r>
        <w:rPr>
          <w:lang w:val="en-US"/>
        </w:rPr>
        <w:t xml:space="preserve">* </w:t>
      </w:r>
      <w:r w:rsidR="00595C60">
        <w:rPr>
          <w:lang w:val="en-US"/>
        </w:rPr>
        <w:t>Percentage off SSLC : 76%</w:t>
      </w:r>
    </w:p>
    <w:p w:rsidR="00595C60" w:rsidRDefault="00595C60">
      <w:pPr>
        <w:rPr>
          <w:lang w:val="en-US"/>
        </w:rPr>
      </w:pPr>
    </w:p>
    <w:p w:rsidR="00595C60" w:rsidRDefault="00595C60">
      <w:pPr>
        <w:rPr>
          <w:lang w:val="en-US"/>
        </w:rPr>
      </w:pPr>
      <w:r>
        <w:rPr>
          <w:lang w:val="en-US"/>
        </w:rPr>
        <w:t xml:space="preserve">SKILLS </w:t>
      </w:r>
    </w:p>
    <w:p w:rsidR="00595C60" w:rsidRPr="00F2543E" w:rsidRDefault="00F2543E" w:rsidP="00F2543E">
      <w:pPr>
        <w:rPr>
          <w:lang w:val="en-US"/>
        </w:rPr>
      </w:pPr>
      <w:r w:rsidRPr="00F2543E">
        <w:rPr>
          <w:lang w:val="en-US"/>
        </w:rPr>
        <w:t>*</w:t>
      </w:r>
      <w:r>
        <w:rPr>
          <w:lang w:val="en-US"/>
        </w:rPr>
        <w:t xml:space="preserve"> </w:t>
      </w:r>
      <w:r w:rsidR="00595C60" w:rsidRPr="00F2543E">
        <w:rPr>
          <w:lang w:val="en-US"/>
        </w:rPr>
        <w:t xml:space="preserve">Good communication </w:t>
      </w:r>
    </w:p>
    <w:p w:rsidR="00595C60" w:rsidRDefault="00F2543E">
      <w:pPr>
        <w:rPr>
          <w:lang w:val="en-US"/>
        </w:rPr>
      </w:pPr>
      <w:r>
        <w:rPr>
          <w:lang w:val="en-US"/>
        </w:rPr>
        <w:t xml:space="preserve">* </w:t>
      </w:r>
      <w:r w:rsidR="00595C60">
        <w:rPr>
          <w:lang w:val="en-US"/>
        </w:rPr>
        <w:t xml:space="preserve">Basic computer </w:t>
      </w:r>
    </w:p>
    <w:p w:rsidR="00595C60" w:rsidRDefault="00F2543E">
      <w:pPr>
        <w:rPr>
          <w:lang w:val="en-US"/>
        </w:rPr>
      </w:pPr>
      <w:r>
        <w:rPr>
          <w:lang w:val="en-US"/>
        </w:rPr>
        <w:t xml:space="preserve">* </w:t>
      </w:r>
      <w:r w:rsidR="00595C60">
        <w:rPr>
          <w:lang w:val="en-US"/>
        </w:rPr>
        <w:t xml:space="preserve">Quick learner </w:t>
      </w:r>
    </w:p>
    <w:p w:rsidR="00595C60" w:rsidRDefault="00F2543E">
      <w:pPr>
        <w:rPr>
          <w:lang w:val="en-US"/>
        </w:rPr>
      </w:pPr>
      <w:r>
        <w:rPr>
          <w:lang w:val="en-US"/>
        </w:rPr>
        <w:t xml:space="preserve">* </w:t>
      </w:r>
      <w:r w:rsidR="00595C60">
        <w:rPr>
          <w:lang w:val="en-US"/>
        </w:rPr>
        <w:t xml:space="preserve">Team work </w:t>
      </w:r>
    </w:p>
    <w:p w:rsidR="00595C60" w:rsidRDefault="00595C60">
      <w:pPr>
        <w:rPr>
          <w:lang w:val="en-US"/>
        </w:rPr>
      </w:pPr>
    </w:p>
    <w:p w:rsidR="00595C60" w:rsidRDefault="00595C60">
      <w:pPr>
        <w:rPr>
          <w:lang w:val="en-US"/>
        </w:rPr>
      </w:pPr>
      <w:r>
        <w:rPr>
          <w:lang w:val="en-US"/>
        </w:rPr>
        <w:t>LANGUAGES</w:t>
      </w:r>
    </w:p>
    <w:p w:rsidR="00595C60" w:rsidRPr="00F2543E" w:rsidRDefault="00F2543E" w:rsidP="00F2543E">
      <w:pPr>
        <w:rPr>
          <w:lang w:val="en-US"/>
        </w:rPr>
      </w:pPr>
      <w:r w:rsidRPr="00F2543E">
        <w:rPr>
          <w:lang w:val="en-US"/>
        </w:rPr>
        <w:t>*</w:t>
      </w:r>
      <w:r>
        <w:rPr>
          <w:lang w:val="en-US"/>
        </w:rPr>
        <w:t xml:space="preserve"> </w:t>
      </w:r>
      <w:r w:rsidR="00595C60" w:rsidRPr="00F2543E">
        <w:rPr>
          <w:lang w:val="en-US"/>
        </w:rPr>
        <w:t>Kannada</w:t>
      </w:r>
    </w:p>
    <w:p w:rsidR="00595C60" w:rsidRDefault="00F2543E">
      <w:pPr>
        <w:rPr>
          <w:lang w:val="en-US"/>
        </w:rPr>
      </w:pPr>
      <w:r>
        <w:rPr>
          <w:lang w:val="en-US"/>
        </w:rPr>
        <w:t xml:space="preserve">* </w:t>
      </w:r>
      <w:r w:rsidR="00595C60">
        <w:rPr>
          <w:lang w:val="en-US"/>
        </w:rPr>
        <w:t>English</w:t>
      </w:r>
    </w:p>
    <w:p w:rsidR="00595C60" w:rsidRDefault="00595C60">
      <w:pPr>
        <w:rPr>
          <w:lang w:val="en-US"/>
        </w:rPr>
      </w:pPr>
    </w:p>
    <w:p w:rsidR="00595C60" w:rsidRDefault="00595C60">
      <w:pPr>
        <w:rPr>
          <w:lang w:val="en-US"/>
        </w:rPr>
      </w:pPr>
      <w:r>
        <w:rPr>
          <w:lang w:val="en-US"/>
        </w:rPr>
        <w:t xml:space="preserve">HOBBIES </w:t>
      </w:r>
    </w:p>
    <w:p w:rsidR="00595C60" w:rsidRPr="00F2543E" w:rsidRDefault="00F2543E" w:rsidP="00F2543E">
      <w:pPr>
        <w:rPr>
          <w:lang w:val="en-US"/>
        </w:rPr>
      </w:pPr>
      <w:r w:rsidRPr="00F2543E">
        <w:rPr>
          <w:lang w:val="en-US"/>
        </w:rPr>
        <w:t>*</w:t>
      </w:r>
      <w:r>
        <w:rPr>
          <w:lang w:val="en-US"/>
        </w:rPr>
        <w:t xml:space="preserve"> </w:t>
      </w:r>
      <w:r w:rsidR="00595C60" w:rsidRPr="00F2543E">
        <w:rPr>
          <w:lang w:val="en-US"/>
        </w:rPr>
        <w:t xml:space="preserve">Reading </w:t>
      </w:r>
    </w:p>
    <w:p w:rsidR="00595C60" w:rsidRDefault="00F2543E">
      <w:pPr>
        <w:rPr>
          <w:lang w:val="en-US"/>
        </w:rPr>
      </w:pPr>
      <w:r>
        <w:rPr>
          <w:lang w:val="en-US"/>
        </w:rPr>
        <w:t xml:space="preserve">* </w:t>
      </w:r>
      <w:r w:rsidR="00595C60">
        <w:rPr>
          <w:lang w:val="en-US"/>
        </w:rPr>
        <w:t xml:space="preserve">Playing sports </w:t>
      </w:r>
    </w:p>
    <w:p w:rsidR="00595C60" w:rsidRDefault="00F2543E">
      <w:pPr>
        <w:rPr>
          <w:lang w:val="en-US"/>
        </w:rPr>
      </w:pPr>
      <w:r>
        <w:rPr>
          <w:lang w:val="en-US"/>
        </w:rPr>
        <w:t xml:space="preserve">* </w:t>
      </w:r>
      <w:r w:rsidR="00595C60">
        <w:rPr>
          <w:lang w:val="en-US"/>
        </w:rPr>
        <w:t>Listening of music</w:t>
      </w:r>
    </w:p>
    <w:p w:rsidR="004323F8" w:rsidRDefault="004323F8">
      <w:pPr>
        <w:rPr>
          <w:lang w:val="en-US"/>
        </w:rPr>
      </w:pPr>
    </w:p>
    <w:p w:rsidR="00595C60" w:rsidRDefault="00595C60">
      <w:pPr>
        <w:rPr>
          <w:lang w:val="en-US"/>
        </w:rPr>
      </w:pPr>
      <w:r>
        <w:rPr>
          <w:lang w:val="en-US"/>
        </w:rPr>
        <w:lastRenderedPageBreak/>
        <w:t xml:space="preserve">DECLARATION   </w:t>
      </w:r>
    </w:p>
    <w:p w:rsidR="00595C60" w:rsidRDefault="00595C60">
      <w:pPr>
        <w:rPr>
          <w:lang w:val="en-US"/>
        </w:rPr>
      </w:pPr>
      <w:r>
        <w:rPr>
          <w:lang w:val="en-US"/>
        </w:rPr>
        <w:t>I hereby declare that the above information is true and correct to the best of my knowledge</w:t>
      </w:r>
    </w:p>
    <w:p w:rsidR="00595C60" w:rsidRDefault="00595C60">
      <w:pPr>
        <w:rPr>
          <w:lang w:val="en-US"/>
        </w:rPr>
      </w:pPr>
    </w:p>
    <w:p w:rsidR="00595C60" w:rsidRDefault="00595C60">
      <w:pPr>
        <w:rPr>
          <w:lang w:val="en-US"/>
        </w:rPr>
      </w:pPr>
    </w:p>
    <w:p w:rsidR="00595C60" w:rsidRDefault="00595C60">
      <w:pPr>
        <w:rPr>
          <w:lang w:val="en-US"/>
        </w:rPr>
      </w:pPr>
      <w:r>
        <w:rPr>
          <w:lang w:val="en-US"/>
        </w:rPr>
        <w:t xml:space="preserve">Place: nanjangud </w:t>
      </w:r>
    </w:p>
    <w:p w:rsidR="00595C60" w:rsidRDefault="00595C60">
      <w:pPr>
        <w:rPr>
          <w:lang w:val="en-US"/>
        </w:rPr>
      </w:pPr>
      <w:r>
        <w:rPr>
          <w:lang w:val="en-US"/>
        </w:rPr>
        <w:t>Date : 14/07/</w:t>
      </w:r>
      <w:r w:rsidR="00F2543E">
        <w:rPr>
          <w:lang w:val="en-US"/>
        </w:rPr>
        <w:t>2026</w:t>
      </w:r>
    </w:p>
    <w:p w:rsidR="00F2543E" w:rsidRDefault="00F2543E">
      <w:pPr>
        <w:rPr>
          <w:lang w:val="en-US"/>
        </w:rPr>
      </w:pPr>
    </w:p>
    <w:p w:rsidR="00595C60" w:rsidRDefault="00595C60">
      <w:pPr>
        <w:rPr>
          <w:lang w:val="en-US"/>
        </w:rPr>
      </w:pPr>
    </w:p>
    <w:p w:rsidR="00595C60" w:rsidRDefault="00595C60">
      <w:pPr>
        <w:rPr>
          <w:lang w:val="en-US"/>
        </w:rPr>
      </w:pPr>
    </w:p>
    <w:p w:rsidR="00595C60" w:rsidRPr="004B1CE4" w:rsidRDefault="00595C60" w:rsidP="004B1CE4">
      <w:pPr>
        <w:rPr>
          <w:caps/>
          <w:lang w:val="en-US"/>
          <w:rPrChange w:id="0" w:author="JSS PN" w:date="2026-07-15T12:30:00Z">
            <w:rPr>
              <w:lang w:val="en-US"/>
            </w:rPr>
          </w:rPrChange>
        </w:rPr>
      </w:pPr>
      <w:r>
        <w:rPr>
          <w:lang w:val="en-US"/>
        </w:rPr>
        <w:t xml:space="preserve">Signaturw:  Anil </w:t>
      </w:r>
      <w:bookmarkStart w:id="1" w:name="_GoBack"/>
      <w:bookmarkEnd w:id="1"/>
      <w:ins w:id="2" w:author="JSS PN" w:date="2026-07-15T12:48:00Z">
        <w:r w:rsidR="00D7340C">
          <w:rPr>
            <w:caps/>
            <w:lang w:val="en-US"/>
          </w:rPr>
          <w:t xml:space="preserve">  </w:t>
        </w:r>
      </w:ins>
    </w:p>
    <w:sectPr w:rsidR="00595C60" w:rsidRPr="004B1CE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0A91" w:rsidRDefault="00FC0A91" w:rsidP="000C24AE">
      <w:pPr>
        <w:spacing w:after="0" w:line="240" w:lineRule="auto"/>
      </w:pPr>
      <w:r>
        <w:separator/>
      </w:r>
    </w:p>
  </w:endnote>
  <w:endnote w:type="continuationSeparator" w:id="0">
    <w:p w:rsidR="00FC0A91" w:rsidRDefault="00FC0A91" w:rsidP="000C2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0A91" w:rsidRDefault="00FC0A91" w:rsidP="000C24AE">
      <w:pPr>
        <w:spacing w:after="0" w:line="240" w:lineRule="auto"/>
      </w:pPr>
      <w:r>
        <w:separator/>
      </w:r>
    </w:p>
  </w:footnote>
  <w:footnote w:type="continuationSeparator" w:id="0">
    <w:p w:rsidR="00FC0A91" w:rsidRDefault="00FC0A91" w:rsidP="000C2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24AE" w:rsidRPr="000C24AE" w:rsidRDefault="00663275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RESUME</w:t>
    </w:r>
    <w:r w:rsidR="000C24AE">
      <w:rPr>
        <w:lang w:val="en-US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773CE"/>
    <w:multiLevelType w:val="hybridMultilevel"/>
    <w:tmpl w:val="9A24CF6A"/>
    <w:lvl w:ilvl="0" w:tplc="7CB009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614A3"/>
    <w:multiLevelType w:val="hybridMultilevel"/>
    <w:tmpl w:val="7ABE619A"/>
    <w:lvl w:ilvl="0" w:tplc="178CA1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123DF"/>
    <w:multiLevelType w:val="hybridMultilevel"/>
    <w:tmpl w:val="C3B6B1B2"/>
    <w:lvl w:ilvl="0" w:tplc="B01C92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B365C"/>
    <w:multiLevelType w:val="hybridMultilevel"/>
    <w:tmpl w:val="DB3E5604"/>
    <w:lvl w:ilvl="0" w:tplc="1C60DF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F1E2C"/>
    <w:multiLevelType w:val="hybridMultilevel"/>
    <w:tmpl w:val="8ADE061C"/>
    <w:lvl w:ilvl="0" w:tplc="BDC6FB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CB2964"/>
    <w:multiLevelType w:val="hybridMultilevel"/>
    <w:tmpl w:val="440C0220"/>
    <w:lvl w:ilvl="0" w:tplc="AC0E13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SS PN">
    <w15:presenceInfo w15:providerId="Windows Live" w15:userId="fb96f8856ead92f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664"/>
    <w:rsid w:val="000C24AE"/>
    <w:rsid w:val="001B7664"/>
    <w:rsid w:val="004323F8"/>
    <w:rsid w:val="004B1CE4"/>
    <w:rsid w:val="00595C60"/>
    <w:rsid w:val="00663275"/>
    <w:rsid w:val="00A220E5"/>
    <w:rsid w:val="00A259CF"/>
    <w:rsid w:val="00BE03F0"/>
    <w:rsid w:val="00CD26E5"/>
    <w:rsid w:val="00D7340C"/>
    <w:rsid w:val="00EC764B"/>
    <w:rsid w:val="00F2543E"/>
    <w:rsid w:val="00FC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3F2D3"/>
  <w15:chartTrackingRefBased/>
  <w15:docId w15:val="{24C2BE13-619F-42ED-85DA-6E2FF843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2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4AE"/>
  </w:style>
  <w:style w:type="paragraph" w:styleId="Footer">
    <w:name w:val="footer"/>
    <w:basedOn w:val="Normal"/>
    <w:link w:val="FooterChar"/>
    <w:uiPriority w:val="99"/>
    <w:unhideWhenUsed/>
    <w:rsid w:val="000C2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4AE"/>
  </w:style>
  <w:style w:type="character" w:styleId="Hyperlink">
    <w:name w:val="Hyperlink"/>
    <w:basedOn w:val="DefaultParagraphFont"/>
    <w:uiPriority w:val="99"/>
    <w:unhideWhenUsed/>
    <w:rsid w:val="0066327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5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nil*********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JSS PN</dc:creator>
  <cp:keywords/>
  <dc:description/>
  <cp:lastModifiedBy>JSS PN</cp:lastModifiedBy>
  <cp:revision>4</cp:revision>
  <dcterms:created xsi:type="dcterms:W3CDTF">2026-07-15T07:01:00Z</dcterms:created>
  <dcterms:modified xsi:type="dcterms:W3CDTF">2026-07-15T07:18:00Z</dcterms:modified>
</cp:coreProperties>
</file>